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ns w:author="ricardo santana" w:id="0" w:date="2026-07-29T19:04:04Z"/>
          <w:sz w:val="21"/>
          <w:szCs w:val="21"/>
          <w:rPrChange w:author="ricardo santana" w:id="1" w:date="2026-07-29T19:04:04Z">
            <w:rPr/>
          </w:rPrChange>
        </w:rPr>
      </w:pPr>
      <w:r w:rsidDel="00000000" w:rsidR="00000000" w:rsidRPr="00000000">
        <w:rPr>
          <w:rtl w:val="0"/>
        </w:rPr>
        <w:t xml:space="preserve">LINKS DOS VIDEOS HOSPEDADOS 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https://pub-ca0d2a10ad82400499e3c71076ca9623.r2.dev/girolentoeolhar.mp4#t=0.1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https://pub-9b5db9949ec94c9c902c92518dd1e633.r2.dev/giro%20lento%20360%20controlado.mp4#t=0.1</w:t>
        </w:r>
      </w:hyperlink>
      <w:r w:rsidDel="00000000" w:rsidR="00000000" w:rsidRPr="00000000">
        <w:rPr>
          <w:rtl w:val="0"/>
        </w:rPr>
        <w:br w:type="textWrapping"/>
        <w:br w:type="textWrapping"/>
      </w:r>
      <w:ins w:author="ricardo santana" w:id="0" w:date="2026-07-29T19:04:04Z">
        <w:r w:rsidDel="00000000" w:rsidR="00000000" w:rsidRPr="00000000">
          <w:fldChar w:fldCharType="begin"/>
        </w:r>
        <w:r w:rsidDel="00000000" w:rsidR="00000000" w:rsidRPr="00000000">
          <w:instrText xml:space="preserve">HYPERLINK "https://imgur.com/WT5xI7u#t=0.1"</w:instrText>
        </w:r>
        <w:r w:rsidDel="00000000" w:rsidR="00000000" w:rsidRPr="00000000">
          <w:fldChar w:fldCharType="separate"/>
        </w:r>
        <w:r w:rsidDel="00000000" w:rsidR="00000000" w:rsidRPr="00000000">
          <w:rPr>
            <w:color w:val="1155cc"/>
            <w:u w:val="single"/>
            <w:rtl w:val="0"/>
          </w:rPr>
          <w:t xml:space="preserve">https://imgur.com/WT5xI7u#t=0.1</w:t>
        </w:r>
        <w:r w:rsidDel="00000000" w:rsidR="00000000" w:rsidRPr="00000000">
          <w:fldChar w:fldCharType="end"/>
        </w:r>
        <w:r w:rsidDel="00000000" w:rsidR="00000000" w:rsidRPr="00000000">
          <w:rPr>
            <w:rtl w:val="0"/>
          </w:rPr>
          <w:t xml:space="preserve"> NOME </w:t>
        </w:r>
        <w:r w:rsidDel="00000000" w:rsidR="00000000" w:rsidRPr="00000000">
          <w:rPr>
            <w:sz w:val="21"/>
            <w:szCs w:val="21"/>
            <w:rtl w:val="0"/>
            <w:rPrChange w:author="ricardo santana" w:id="1" w:date="2026-07-29T19:04:04Z">
              <w:rPr/>
            </w:rPrChange>
          </w:rPr>
          <w:t xml:space="preserve">POV Cabide (video)</w:t>
        </w:r>
      </w:ins>
    </w:p>
    <w:p w:rsidR="00000000" w:rsidDel="00000000" w:rsidP="00000000" w:rsidRDefault="00000000" w:rsidRPr="00000000" w14:paraId="00000002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ins w:author="ricardo santana" w:id="0" w:date="2026-07-29T19:04:04Z">
        <w:r w:rsidDel="00000000" w:rsidR="00000000" w:rsidRPr="00000000">
          <w:rPr>
            <w:rtl w:val="0"/>
            <w:rPrChange w:author="ricardo santana" w:id="1" w:date="2026-07-29T19:04:04Z">
              <w:rPr/>
            </w:rPrChange>
          </w:rPr>
          <w:br w:type="textWrapping"/>
          <w:br w:type="textWrapping"/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"https://pub-ca0d2a10ad82400499e3c71076ca9623.r2.dev/desviolaterallento.mp4#t=0.1"</w:instrText>
        </w:r>
        <w:r w:rsidDel="00000000" w:rsidR="00000000" w:rsidRPr="00000000">
          <w:fldChar w:fldCharType="separate"/>
        </w:r>
        <w:r w:rsidDel="00000000" w:rsidR="00000000" w:rsidRPr="00000000">
          <w:rPr>
            <w:color w:val="1155cc"/>
            <w:u w:val="single"/>
            <w:rtl w:val="0"/>
          </w:rPr>
          <w:t xml:space="preserve">https://pub-ca0d2a10ad82400499e3c71076ca9623.r2.dev/desviolaterallento.mp4#t=0.1</w:t>
        </w:r>
        <w:r w:rsidDel="00000000" w:rsidR="00000000" w:rsidRPr="00000000">
          <w:fldChar w:fldCharType="end"/>
        </w:r>
        <w:r w:rsidDel="00000000" w:rsidR="00000000" w:rsidRPr="00000000">
          <w:rPr>
            <w:rtl w:val="0"/>
            <w:rPrChange w:author="ricardo santana" w:id="1" w:date="2026-07-29T19:04:04Z">
              <w:rPr/>
            </w:rPrChange>
          </w:rPr>
          <w:br w:type="textWrapping"/>
        </w:r>
      </w:ins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https://pub-9b5db9949ec94c9c902c92518dd1e633.r2.dev/cta.mp4#t=0.1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https://imgur.com/4UkK3Es#t=0.1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Energia alta (Promoçoes rapidas)</w:t>
      </w:r>
    </w:p>
    <w:p w:rsidR="00000000" w:rsidDel="00000000" w:rsidP="00000000" w:rsidRDefault="00000000" w:rsidRPr="00000000" w14:paraId="00000003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https://pub-ca0d2a10ad82400499e3c71076ca9623.r2.dev/dancinhattk.mp4#t=0.1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https://pub-ca0d2a10ad82400499e3c71076ca9623.r2.dev/arrumandocabelo.mp4#t=0.1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https://pub-9b5db9949ec94c9c902c92518dd1e633.r2.dev/Giro%20lento%20no%20look.mp4#t=0.1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https://pub-ca0d2a10ad82400499e3c71076ca9623.r2.dev/maosnobolso.mp4#t=0.1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https://files.catbox.moe/aolllm.mp4#t=0.1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Abrindo pacote transparente</w:t>
      </w:r>
    </w:p>
    <w:p w:rsidR="00000000" w:rsidDel="00000000" w:rsidP="00000000" w:rsidRDefault="00000000" w:rsidRPr="00000000" w14:paraId="00000004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https://pub-7bd32367acba47e19c505d9b7b5e5443.r2.dev/Movimento%20fashion.mp4#t=0.1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https://pub-ca0d2a10ad82400499e3c71076ca9623.r2.dev/alturaalta.mp4#t=0.1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https://imgur.com/dYbhl7c#t=0.1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POV Sapatos (video)</w:t>
      </w:r>
    </w:p>
    <w:p w:rsidR="00000000" w:rsidDel="00000000" w:rsidP="00000000" w:rsidRDefault="00000000" w:rsidRPr="00000000" w14:paraId="00000005">
      <w:pPr>
        <w:rPr>
          <w:rPrChange w:author="ricardo santana" w:id="1" w:date="2026-07-29T19:04:04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https://pub-ca0d2a10ad82400499e3c71076ca9623.r2.dev/movimentoassimetrico.mp4#t=0.1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https://pub-7bd32367acba47e19c505d9b7b5e5443.r2.dev/Woman_walking_with_package_covering_202606081637.mp4#t=0.1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 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Segurando pacote de TikTok (Vídeo)</w:t>
      </w:r>
    </w:p>
    <w:p w:rsidR="00000000" w:rsidDel="00000000" w:rsidP="00000000" w:rsidRDefault="00000000" w:rsidRPr="00000000" w14:paraId="00000007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https://imgur.com/qddqpxw#t=0.1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caminhada casual</w:t>
        <w:br w:type="textWrapping"/>
        <w:br w:type="textWrapping"/>
      </w:r>
      <w:hyperlink r:id="rId21">
        <w:r w:rsidDel="00000000" w:rsidR="00000000" w:rsidRPr="00000000">
          <w:rPr>
            <w:color w:val="1155cc"/>
            <w:sz w:val="21"/>
            <w:szCs w:val="21"/>
            <w:u w:val="single"/>
            <w:rtl w:val="0"/>
            <w:rPrChange w:author="ricardo santana" w:id="1" w:date="2026-07-29T19:04:04Z">
              <w:rPr>
                <w:color w:val="1155cc"/>
                <w:sz w:val="21"/>
                <w:szCs w:val="21"/>
                <w:u w:val="single"/>
              </w:rPr>
            </w:rPrChange>
          </w:rPr>
          <w:t xml:space="preserve">https://pub-7bd32367acba47e19c505d9b7b5e5443.r2.dev/tamparcamera.mp4#t=0.1</w:t>
        </w:r>
      </w:hyperlink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br w:type="textWrapping"/>
        <w:br w:type="textWrapping"/>
      </w:r>
      <w:hyperlink r:id="rId22">
        <w:r w:rsidDel="00000000" w:rsidR="00000000" w:rsidRPr="00000000">
          <w:rPr>
            <w:color w:val="1155cc"/>
            <w:sz w:val="21"/>
            <w:szCs w:val="21"/>
            <w:u w:val="single"/>
            <w:rtl w:val="0"/>
            <w:rPrChange w:author="ricardo santana" w:id="1" w:date="2026-07-29T19:04:04Z">
              <w:rPr>
                <w:color w:val="1155cc"/>
                <w:sz w:val="21"/>
                <w:szCs w:val="21"/>
                <w:u w:val="single"/>
              </w:rPr>
            </w:rPrChange>
          </w:rPr>
          <w:t xml:space="preserve">https://pub-ca0d2a10ad82400499e3c71076ca9623.r2.dev/espelhoconfianca.mp4#t=0.1</w:t>
        </w:r>
      </w:hyperlink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br w:type="textWrapping"/>
        <w:br w:type="textWrapping"/>
      </w:r>
      <w:hyperlink r:id="rId23">
        <w:r w:rsidDel="00000000" w:rsidR="00000000" w:rsidRPr="00000000">
          <w:rPr>
            <w:color w:val="1155cc"/>
            <w:sz w:val="21"/>
            <w:szCs w:val="21"/>
            <w:u w:val="single"/>
            <w:rtl w:val="0"/>
            <w:rPrChange w:author="ricardo santana" w:id="1" w:date="2026-07-29T19:04:04Z">
              <w:rPr>
                <w:color w:val="1155cc"/>
                <w:sz w:val="21"/>
                <w:szCs w:val="21"/>
                <w:u w:val="single"/>
              </w:rPr>
            </w:rPrChange>
          </w:rPr>
          <w:t xml:space="preserve">https://pub-ca0d2a10ad82400499e3c71076ca9623.r2.dev/alturacintura.mp4#t=0.1</w:t>
        </w:r>
      </w:hyperlink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br w:type="textWrapping"/>
        <w:br w:type="textWrapping"/>
      </w:r>
    </w:p>
    <w:p w:rsidR="00000000" w:rsidDel="00000000" w:rsidP="00000000" w:rsidRDefault="00000000" w:rsidRPr="00000000" w14:paraId="00000008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hyperlink r:id="rId24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https://imgur.com/nEUWDQD#t=0.1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Destaque de tecido</w:t>
      </w:r>
    </w:p>
    <w:p w:rsidR="00000000" w:rsidDel="00000000" w:rsidP="00000000" w:rsidRDefault="00000000" w:rsidRPr="00000000" w14:paraId="00000009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25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https://pub-ca0d2a10ad82400499e3c71076ca9623.r2.dev/espelhotextura.mp4#t=0.1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https://files.catbox.moe/c19s4b.mp4#t=0.1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Vídeo UGC universal</w:t>
      </w:r>
    </w:p>
    <w:p w:rsidR="00000000" w:rsidDel="00000000" w:rsidP="00000000" w:rsidRDefault="00000000" w:rsidRPr="00000000" w14:paraId="0000000A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https://imgur.com/1CixWG7#t=0.1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Movimento Ritmico + Apontar</w:t>
      </w:r>
    </w:p>
    <w:p w:rsidR="00000000" w:rsidDel="00000000" w:rsidP="00000000" w:rsidRDefault="00000000" w:rsidRPr="00000000" w14:paraId="0000000B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28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https://imgur.com/DMPMWjX#t=0.1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POV produto Pequeno (video)</w:t>
      </w:r>
    </w:p>
    <w:p w:rsidR="00000000" w:rsidDel="00000000" w:rsidP="00000000" w:rsidRDefault="00000000" w:rsidRPr="00000000" w14:paraId="0000000C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29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https://files.catbox.moe/cxz32z.mp4#t=0.1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Movimento natural + mão na câmera</w:t>
      </w:r>
    </w:p>
    <w:p w:rsidR="00000000" w:rsidDel="00000000" w:rsidP="00000000" w:rsidRDefault="00000000" w:rsidRPr="00000000" w14:paraId="0000000D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30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https://imgur.com/ZpytNmp#t=0.1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POV capinha (video)</w:t>
      </w:r>
    </w:p>
    <w:p w:rsidR="00000000" w:rsidDel="00000000" w:rsidP="00000000" w:rsidRDefault="00000000" w:rsidRPr="00000000" w14:paraId="0000000E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31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https://pub-9b5db9949ec94c9c902c92518dd1e633.r2.dev/Giro%20lento%20no%20look.mp4#t=0.1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32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https://pub-ca0d2a10ad82400499e3c71076ca9623.r2.dev/espelhorelax.mp4#t=0.1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https://pub-7bd32367acba47e19c505d9b7b5e5443.r2.dev/Movimento%20fashion.mp4#t=0.1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34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https://imgur.com/32Hrn3g#t=0.1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Dancinhas e movimentos ritimicos</w:t>
      </w:r>
    </w:p>
    <w:p w:rsidR="00000000" w:rsidDel="00000000" w:rsidP="00000000" w:rsidRDefault="00000000" w:rsidRPr="00000000" w14:paraId="0000000F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35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https://pub-ca0d2a10ad82400499e3c71076ca9623.r2.dev/alturaalta.mp4#t=0.1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36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https://imgur.com/OQXds0Y#t=0.1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Selfie Pensativo</w:t>
      </w:r>
    </w:p>
    <w:p w:rsidR="00000000" w:rsidDel="00000000" w:rsidP="00000000" w:rsidRDefault="00000000" w:rsidRPr="00000000" w14:paraId="00000010">
      <w:pPr>
        <w:rPr>
          <w:rPrChange w:author="ricardo santana" w:id="1" w:date="2026-07-29T19:04:04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37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https://pub-9b5db9949ec94c9c902c92518dd1e633.r2.dev/Movimento%20no%20cabelo.mp4#t=0.1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38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https://pub-ca0d2a10ad82400499e3c71076ca9623.r2.dev/alturacintura.mp4#t=0.1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39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https://pub-7bd32367acba47e19c505d9b7b5e5443.r2.dev/Movimento%20fashion.mp4#t=0.1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40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https://pub-9b5db9949ec94c9c902c92518dd1e633.r2.dev/cta.mp4#t=0.1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41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https://imgur.com/cSSrDfw#t=0.1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Pan Lento e Zoom</w:t>
      </w:r>
    </w:p>
    <w:p w:rsidR="00000000" w:rsidDel="00000000" w:rsidP="00000000" w:rsidRDefault="00000000" w:rsidRPr="00000000" w14:paraId="00000012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42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https://imgur.com/HHpJzw9#t=0.1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Revelaçao e admiraçao</w:t>
      </w:r>
    </w:p>
    <w:p w:rsidR="00000000" w:rsidDel="00000000" w:rsidP="00000000" w:rsidRDefault="00000000" w:rsidRPr="00000000" w14:paraId="00000013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hyperlink r:id="rId43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https://files.catbox.moe/mq8o9f.mp4#t=0.1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Pov outfit universal</w:t>
      </w:r>
    </w:p>
    <w:p w:rsidR="00000000" w:rsidDel="00000000" w:rsidP="00000000" w:rsidRDefault="00000000" w:rsidRPr="00000000" w14:paraId="00000014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44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https://pub-9b5db9949ec94c9c902c92518dd1e633.r2.dev/Foco%20no%20look.mp4#t=0.1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45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https://imgur.com/QgfXnQv#t=0.1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Selfie cabelo</w:t>
      </w:r>
    </w:p>
    <w:p w:rsidR="00000000" w:rsidDel="00000000" w:rsidP="00000000" w:rsidRDefault="00000000" w:rsidRPr="00000000" w14:paraId="00000015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46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https://files.catbox.moe/48yur8.mp4#t=0.1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Movimento Natural Novo</w:t>
      </w:r>
    </w:p>
    <w:p w:rsidR="00000000" w:rsidDel="00000000" w:rsidP="00000000" w:rsidRDefault="00000000" w:rsidRPr="00000000" w14:paraId="00000016">
      <w:pPr>
        <w:rPr>
          <w:rPrChange w:author="ricardo santana" w:id="1" w:date="2026-07-29T19:04:04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47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https://pub-ca0d2a10ad82400499e3c71076ca9623.r2.dev/detalhesacessorios.mp4#t=0.1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48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https://pub-ca0d2a10ad82400499e3c71076ca9623.r2.dev/maosnobolso.mp4#t=0.1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49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https://pub-ca0d2a10ad82400499e3c71076ca9623.r2.dev/espelhoconfianca.mp4#t=0.1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50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https://pub-ca0d2a10ad82400499e3c71076ca9623.r2.dev/microsorriso.mp4#t=0.1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51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https://pub-7bd32367acba47e19c505d9b7b5e5443.r2.dev/Woman_walking_with_package_covering_202606081637.mp4#t=0.1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52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https://imgur.com/ef19i1w#t=0.1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Passando produto no rosto</w:t>
      </w:r>
    </w:p>
    <w:p w:rsidR="00000000" w:rsidDel="00000000" w:rsidP="00000000" w:rsidRDefault="00000000" w:rsidRPr="00000000" w14:paraId="00000018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53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https://pub-ca0d2a10ad82400499e3c71076ca9623.r2.dev/espelhorelax.mp4#t=0.1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54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https://pub-9b5db9949ec94c9c902c92518dd1e633.r2.dev/Ma%CC%83o%20na%20cintura%20%2B%20movimento%20leve.mp4#t=0.1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55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https://pub-9b5db9949ec94c9c902c92518dd1e633.r2.dev/movimentonatural.mp4#t=0.1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  <w:br w:type="textWrapping"/>
      </w:r>
      <w:hyperlink r:id="rId56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https://files.catbox.moe/1kvpg2.mp4#t=0.1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Gancho premium</w:t>
      </w:r>
    </w:p>
    <w:p w:rsidR="00000000" w:rsidDel="00000000" w:rsidP="00000000" w:rsidRDefault="00000000" w:rsidRPr="00000000" w14:paraId="00000019">
      <w:pPr>
        <w:rPr>
          <w:sz w:val="21"/>
          <w:szCs w:val="21"/>
          <w:rPrChange w:author="ricardo santana" w:id="1" w:date="2026-07-29T19:04:04Z">
            <w:rPr>
              <w:sz w:val="21"/>
              <w:szCs w:val="21"/>
            </w:rPr>
          </w:rPrChange>
        </w:rPr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hyperlink r:id="rId57">
        <w:r w:rsidDel="00000000" w:rsidR="00000000" w:rsidRPr="00000000">
          <w:rPr>
            <w:color w:val="1155cc"/>
            <w:u w:val="single"/>
            <w:rtl w:val="0"/>
            <w:rPrChange w:author="ricardo santana" w:id="1" w:date="2026-07-29T19:04:04Z">
              <w:rPr>
                <w:color w:val="1155cc"/>
                <w:u w:val="single"/>
              </w:rPr>
            </w:rPrChange>
          </w:rPr>
          <w:t xml:space="preserve">https://files.catbox.moe/8d6z2n.mp4#t=0.1</w:t>
        </w:r>
      </w:hyperlink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t xml:space="preserve">  </w:t>
      </w:r>
      <w:r w:rsidDel="00000000" w:rsidR="00000000" w:rsidRPr="00000000">
        <w:rPr>
          <w:sz w:val="21"/>
          <w:szCs w:val="21"/>
          <w:rtl w:val="0"/>
          <w:rPrChange w:author="ricardo santana" w:id="1" w:date="2026-07-29T19:04:04Z">
            <w:rPr>
              <w:sz w:val="21"/>
              <w:szCs w:val="21"/>
            </w:rPr>
          </w:rPrChange>
        </w:rPr>
        <w:t xml:space="preserve">Estilo POV - Camisa na cama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  <w:rPrChange w:author="ricardo santana" w:id="1" w:date="2026-07-29T19:04:04Z">
            <w:rPr/>
          </w:rPrChange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ub-9b5db9949ec94c9c902c92518dd1e633.r2.dev/cta.mp4#t=0.1" TargetMode="External"/><Relationship Id="rId42" Type="http://schemas.openxmlformats.org/officeDocument/2006/relationships/hyperlink" Target="https://imgur.com/HHpJzw9#t=0.1" TargetMode="External"/><Relationship Id="rId41" Type="http://schemas.openxmlformats.org/officeDocument/2006/relationships/hyperlink" Target="https://imgur.com/cSSrDfw#t=0.1" TargetMode="External"/><Relationship Id="rId44" Type="http://schemas.openxmlformats.org/officeDocument/2006/relationships/hyperlink" Target="https://pub-9b5db9949ec94c9c902c92518dd1e633.r2.dev/Foco%20no%20look.mp4#t=0.1" TargetMode="External"/><Relationship Id="rId43" Type="http://schemas.openxmlformats.org/officeDocument/2006/relationships/hyperlink" Target="https://files.catbox.moe/mq8o9f.mp4#t=0.1" TargetMode="External"/><Relationship Id="rId46" Type="http://schemas.openxmlformats.org/officeDocument/2006/relationships/hyperlink" Target="https://files.catbox.moe/48yur8.mp4#t=0.1" TargetMode="External"/><Relationship Id="rId45" Type="http://schemas.openxmlformats.org/officeDocument/2006/relationships/hyperlink" Target="https://imgur.com/QgfXnQv#t=0.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mgur.com/4UkK3Es#t=0.1" TargetMode="External"/><Relationship Id="rId48" Type="http://schemas.openxmlformats.org/officeDocument/2006/relationships/hyperlink" Target="https://pub-ca0d2a10ad82400499e3c71076ca9623.r2.dev/maosnobolso.mp4#t=0.1" TargetMode="External"/><Relationship Id="rId47" Type="http://schemas.openxmlformats.org/officeDocument/2006/relationships/hyperlink" Target="https://pub-ca0d2a10ad82400499e3c71076ca9623.r2.dev/detalhesacessorios.mp4#t=0.1" TargetMode="External"/><Relationship Id="rId49" Type="http://schemas.openxmlformats.org/officeDocument/2006/relationships/hyperlink" Target="https://pub-ca0d2a10ad82400499e3c71076ca9623.r2.dev/espelhoconfianca.mp4#t=0.1" TargetMode="External"/><Relationship Id="rId5" Type="http://schemas.openxmlformats.org/officeDocument/2006/relationships/styles" Target="styles.xml"/><Relationship Id="rId6" Type="http://schemas.openxmlformats.org/officeDocument/2006/relationships/hyperlink" Target="https://pub-ca0d2a10ad82400499e3c71076ca9623.r2.dev/girolentoeolhar.mp4#t=0.1" TargetMode="External"/><Relationship Id="rId7" Type="http://schemas.openxmlformats.org/officeDocument/2006/relationships/hyperlink" Target="https://pub-9b5db9949ec94c9c902c92518dd1e633.r2.dev/giro%20lento%20360%20controlado.mp4#t=0.1" TargetMode="External"/><Relationship Id="rId8" Type="http://schemas.openxmlformats.org/officeDocument/2006/relationships/hyperlink" Target="https://pub-9b5db9949ec94c9c902c92518dd1e633.r2.dev/cta.mp4#t=0.1" TargetMode="External"/><Relationship Id="rId31" Type="http://schemas.openxmlformats.org/officeDocument/2006/relationships/hyperlink" Target="https://pub-9b5db9949ec94c9c902c92518dd1e633.r2.dev/Giro%20lento%20no%20look.mp4#t=0.1" TargetMode="External"/><Relationship Id="rId30" Type="http://schemas.openxmlformats.org/officeDocument/2006/relationships/hyperlink" Target="https://imgur.com/ZpytNmp#t=0.1" TargetMode="External"/><Relationship Id="rId33" Type="http://schemas.openxmlformats.org/officeDocument/2006/relationships/hyperlink" Target="https://pub-7bd32367acba47e19c505d9b7b5e5443.r2.dev/Movimento%20fashion.mp4#t=0.1" TargetMode="External"/><Relationship Id="rId32" Type="http://schemas.openxmlformats.org/officeDocument/2006/relationships/hyperlink" Target="https://pub-ca0d2a10ad82400499e3c71076ca9623.r2.dev/espelhorelax.mp4#t=0.1" TargetMode="External"/><Relationship Id="rId35" Type="http://schemas.openxmlformats.org/officeDocument/2006/relationships/hyperlink" Target="https://pub-ca0d2a10ad82400499e3c71076ca9623.r2.dev/alturaalta.mp4#t=0.1" TargetMode="External"/><Relationship Id="rId34" Type="http://schemas.openxmlformats.org/officeDocument/2006/relationships/hyperlink" Target="https://imgur.com/32Hrn3g#t=0.1" TargetMode="External"/><Relationship Id="rId37" Type="http://schemas.openxmlformats.org/officeDocument/2006/relationships/hyperlink" Target="https://pub-9b5db9949ec94c9c902c92518dd1e633.r2.dev/Movimento%20no%20cabelo.mp4#t=0.1" TargetMode="External"/><Relationship Id="rId36" Type="http://schemas.openxmlformats.org/officeDocument/2006/relationships/hyperlink" Target="https://imgur.com/OQXds0Y#t=0.1" TargetMode="External"/><Relationship Id="rId39" Type="http://schemas.openxmlformats.org/officeDocument/2006/relationships/hyperlink" Target="https://pub-7bd32367acba47e19c505d9b7b5e5443.r2.dev/Movimento%20fashion.mp4#t=0.1" TargetMode="External"/><Relationship Id="rId38" Type="http://schemas.openxmlformats.org/officeDocument/2006/relationships/hyperlink" Target="https://pub-ca0d2a10ad82400499e3c71076ca9623.r2.dev/alturacintura.mp4#t=0.1" TargetMode="External"/><Relationship Id="rId20" Type="http://schemas.openxmlformats.org/officeDocument/2006/relationships/hyperlink" Target="https://imgur.com/qddqpxw#t=0.1" TargetMode="External"/><Relationship Id="rId22" Type="http://schemas.openxmlformats.org/officeDocument/2006/relationships/hyperlink" Target="https://pub-ca0d2a10ad82400499e3c71076ca9623.r2.dev/espelhoconfianca.mp4#t=0.1" TargetMode="External"/><Relationship Id="rId21" Type="http://schemas.openxmlformats.org/officeDocument/2006/relationships/hyperlink" Target="https://pub-7bd32367acba47e19c505d9b7b5e5443.r2.dev/tamparcamera.mp4#t=0.1" TargetMode="External"/><Relationship Id="rId24" Type="http://schemas.openxmlformats.org/officeDocument/2006/relationships/hyperlink" Target="https://imgur.com/nEUWDQD#t=0.1" TargetMode="External"/><Relationship Id="rId23" Type="http://schemas.openxmlformats.org/officeDocument/2006/relationships/hyperlink" Target="https://pub-ca0d2a10ad82400499e3c71076ca9623.r2.dev/alturacintura.mp4#t=0.1" TargetMode="External"/><Relationship Id="rId26" Type="http://schemas.openxmlformats.org/officeDocument/2006/relationships/hyperlink" Target="https://files.catbox.moe/c19s4b.mp4#t=0.1" TargetMode="External"/><Relationship Id="rId25" Type="http://schemas.openxmlformats.org/officeDocument/2006/relationships/hyperlink" Target="https://pub-ca0d2a10ad82400499e3c71076ca9623.r2.dev/espelhotextura.mp4#t=0.1" TargetMode="External"/><Relationship Id="rId28" Type="http://schemas.openxmlformats.org/officeDocument/2006/relationships/hyperlink" Target="https://imgur.com/DMPMWjX#t=0.1" TargetMode="External"/><Relationship Id="rId27" Type="http://schemas.openxmlformats.org/officeDocument/2006/relationships/hyperlink" Target="https://imgur.com/1CixWG7#t=0.1" TargetMode="External"/><Relationship Id="rId29" Type="http://schemas.openxmlformats.org/officeDocument/2006/relationships/hyperlink" Target="https://files.catbox.moe/cxz32z.mp4#t=0.1" TargetMode="External"/><Relationship Id="rId51" Type="http://schemas.openxmlformats.org/officeDocument/2006/relationships/hyperlink" Target="https://pub-7bd32367acba47e19c505d9b7b5e5443.r2.dev/Woman_walking_with_package_covering_202606081637.mp4#t=0.1" TargetMode="External"/><Relationship Id="rId50" Type="http://schemas.openxmlformats.org/officeDocument/2006/relationships/hyperlink" Target="https://pub-ca0d2a10ad82400499e3c71076ca9623.r2.dev/microsorriso.mp4#t=0.1" TargetMode="External"/><Relationship Id="rId53" Type="http://schemas.openxmlformats.org/officeDocument/2006/relationships/hyperlink" Target="https://pub-ca0d2a10ad82400499e3c71076ca9623.r2.dev/espelhorelax.mp4#t=0.1" TargetMode="External"/><Relationship Id="rId52" Type="http://schemas.openxmlformats.org/officeDocument/2006/relationships/hyperlink" Target="https://imgur.com/ef19i1w#t=0.1" TargetMode="External"/><Relationship Id="rId11" Type="http://schemas.openxmlformats.org/officeDocument/2006/relationships/hyperlink" Target="https://pub-ca0d2a10ad82400499e3c71076ca9623.r2.dev/arrumandocabelo.mp4#t=0.1" TargetMode="External"/><Relationship Id="rId55" Type="http://schemas.openxmlformats.org/officeDocument/2006/relationships/hyperlink" Target="https://pub-9b5db9949ec94c9c902c92518dd1e633.r2.dev/movimentonatural.mp4#t=0.1" TargetMode="External"/><Relationship Id="rId10" Type="http://schemas.openxmlformats.org/officeDocument/2006/relationships/hyperlink" Target="https://pub-ca0d2a10ad82400499e3c71076ca9623.r2.dev/dancinhattk.mp4#t=0.1" TargetMode="External"/><Relationship Id="rId54" Type="http://schemas.openxmlformats.org/officeDocument/2006/relationships/hyperlink" Target="https://pub-9b5db9949ec94c9c902c92518dd1e633.r2.dev/Ma%CC%83o%20na%20cintura%20%2B%20movimento%20leve.mp4#t=0.1" TargetMode="External"/><Relationship Id="rId13" Type="http://schemas.openxmlformats.org/officeDocument/2006/relationships/hyperlink" Target="https://pub-ca0d2a10ad82400499e3c71076ca9623.r2.dev/maosnobolso.mp4#t=0.1" TargetMode="External"/><Relationship Id="rId57" Type="http://schemas.openxmlformats.org/officeDocument/2006/relationships/hyperlink" Target="https://files.catbox.moe/8d6z2n.mp4#t=0.1" TargetMode="External"/><Relationship Id="rId12" Type="http://schemas.openxmlformats.org/officeDocument/2006/relationships/hyperlink" Target="https://pub-9b5db9949ec94c9c902c92518dd1e633.r2.dev/Giro%20lento%20no%20look.mp4#t=0.1" TargetMode="External"/><Relationship Id="rId56" Type="http://schemas.openxmlformats.org/officeDocument/2006/relationships/hyperlink" Target="https://files.catbox.moe/1kvpg2.mp4#t=0.1" TargetMode="External"/><Relationship Id="rId15" Type="http://schemas.openxmlformats.org/officeDocument/2006/relationships/hyperlink" Target="https://pub-7bd32367acba47e19c505d9b7b5e5443.r2.dev/Movimento%20fashion.mp4#t=0.1" TargetMode="External"/><Relationship Id="rId14" Type="http://schemas.openxmlformats.org/officeDocument/2006/relationships/hyperlink" Target="https://files.catbox.moe/aolllm.mp4#t=0.1" TargetMode="External"/><Relationship Id="rId17" Type="http://schemas.openxmlformats.org/officeDocument/2006/relationships/hyperlink" Target="https://imgur.com/dYbhl7c#t=0.1" TargetMode="External"/><Relationship Id="rId16" Type="http://schemas.openxmlformats.org/officeDocument/2006/relationships/hyperlink" Target="https://pub-ca0d2a10ad82400499e3c71076ca9623.r2.dev/alturaalta.mp4#t=0.1" TargetMode="External"/><Relationship Id="rId19" Type="http://schemas.openxmlformats.org/officeDocument/2006/relationships/hyperlink" Target="https://pub-7bd32367acba47e19c505d9b7b5e5443.r2.dev/Woman_walking_with_package_covering_202606081637.mp4#t=0.1" TargetMode="External"/><Relationship Id="rId18" Type="http://schemas.openxmlformats.org/officeDocument/2006/relationships/hyperlink" Target="https://pub-ca0d2a10ad82400499e3c71076ca9623.r2.dev/movimentoassimetrico.mp4#t=0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